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E6F8" w14:textId="77777777" w:rsidR="00BA3DCB" w:rsidRPr="00BA3DCB" w:rsidRDefault="00BA3DCB" w:rsidP="00BA3DCB">
      <w:pPr>
        <w:rPr>
          <w:b/>
          <w:bCs/>
        </w:rPr>
      </w:pPr>
      <w:r w:rsidRPr="00BA3DCB">
        <w:rPr>
          <w:b/>
          <w:bCs/>
        </w:rPr>
        <w:t>What Module 4c does</w:t>
      </w:r>
    </w:p>
    <w:p w14:paraId="7D7D687E" w14:textId="77777777" w:rsidR="00BA3DCB" w:rsidRPr="00BA3DCB" w:rsidRDefault="00BA3DCB" w:rsidP="00BA3DCB">
      <w:r w:rsidRPr="00BA3DCB">
        <w:t xml:space="preserve">Module 4c sits between </w:t>
      </w:r>
      <w:r w:rsidRPr="00BA3DCB">
        <w:rPr>
          <w:b/>
          <w:bCs/>
        </w:rPr>
        <w:t>M4b (rank)</w:t>
      </w:r>
      <w:r w:rsidRPr="00BA3DCB">
        <w:t xml:space="preserve"> and </w:t>
      </w:r>
      <w:r w:rsidRPr="00BA3DCB">
        <w:rPr>
          <w:b/>
          <w:bCs/>
        </w:rPr>
        <w:t>M5 (packs)</w:t>
      </w:r>
      <w:r w:rsidRPr="00BA3DCB">
        <w:t xml:space="preserve">. It pre-fetches free </w:t>
      </w:r>
      <w:r w:rsidRPr="00BA3DCB">
        <w:rPr>
          <w:b/>
          <w:bCs/>
        </w:rPr>
        <w:t>financial</w:t>
      </w:r>
      <w:r w:rsidRPr="00BA3DCB">
        <w:t xml:space="preserve"> data from SEC EDGAR for biotech tickers and stores it in data/</w:t>
      </w:r>
      <w:proofErr w:type="spellStart"/>
      <w:r w:rsidRPr="00BA3DCB">
        <w:t>fundamentals.db</w:t>
      </w:r>
      <w:proofErr w:type="spellEnd"/>
      <w:r w:rsidRPr="00BA3DCB">
        <w:t>, so M5's context packs carry the data for M6's LLM prompt.</w:t>
      </w:r>
    </w:p>
    <w:p w14:paraId="4F1EB703" w14:textId="77777777" w:rsidR="00BA3DCB" w:rsidRPr="00BA3DCB" w:rsidRDefault="00BA3DCB" w:rsidP="00BA3DCB">
      <w:pPr>
        <w:rPr>
          <w:b/>
          <w:bCs/>
        </w:rPr>
      </w:pPr>
      <w:r w:rsidRPr="00BA3DCB">
        <w:rPr>
          <w:b/>
          <w:bCs/>
        </w:rPr>
        <w:t>Pipeline position</w:t>
      </w:r>
    </w:p>
    <w:p w14:paraId="685FD710" w14:textId="77777777" w:rsidR="00BA3DCB" w:rsidRPr="00BA3DCB" w:rsidRDefault="00BA3DCB" w:rsidP="00BA3DCB">
      <w:r w:rsidRPr="00BA3DCB">
        <w:t>M4b (rank) → M4c (fundamentals) → M5 (packs) → M6 (LLM)</w:t>
      </w:r>
    </w:p>
    <w:p w14:paraId="3FCA6D02" w14:textId="77777777" w:rsidR="00BA3DCB" w:rsidRPr="00BA3DCB" w:rsidRDefault="00BA3DCB" w:rsidP="00BA3DCB">
      <w:r w:rsidRPr="00BA3DCB">
        <w:t xml:space="preserve">                  │                   │</w:t>
      </w:r>
    </w:p>
    <w:p w14:paraId="53C4CAA7" w14:textId="77777777" w:rsidR="00BA3DCB" w:rsidRPr="00BA3DCB" w:rsidRDefault="00BA3DCB" w:rsidP="00BA3DCB">
      <w:r w:rsidRPr="00BA3DCB">
        <w:t xml:space="preserve">                  </w:t>
      </w:r>
      <w:r w:rsidRPr="00BA3DCB">
        <w:rPr>
          <w:rFonts w:ascii="Arial" w:hAnsi="Arial" w:cs="Arial"/>
        </w:rPr>
        <w:t>▼</w:t>
      </w:r>
      <w:r w:rsidRPr="00BA3DCB">
        <w:t xml:space="preserve">                   </w:t>
      </w:r>
      <w:r w:rsidRPr="00BA3DCB">
        <w:rPr>
          <w:rFonts w:ascii="Arial" w:hAnsi="Arial" w:cs="Arial"/>
        </w:rPr>
        <w:t>▼</w:t>
      </w:r>
    </w:p>
    <w:p w14:paraId="3F9F5C35" w14:textId="77777777" w:rsidR="00BA3DCB" w:rsidRPr="00BA3DCB" w:rsidRDefault="00BA3DCB" w:rsidP="00BA3DCB">
      <w:r w:rsidRPr="00BA3DCB">
        <w:t xml:space="preserve">         data/</w:t>
      </w:r>
      <w:proofErr w:type="spellStart"/>
      <w:r w:rsidRPr="00BA3DCB">
        <w:t>fundamentals.db</w:t>
      </w:r>
      <w:proofErr w:type="spellEnd"/>
      <w:r w:rsidRPr="00BA3DCB">
        <w:t xml:space="preserve">   </w:t>
      </w:r>
      <w:proofErr w:type="spellStart"/>
      <w:r w:rsidRPr="00BA3DCB">
        <w:t>pack.fundamentals</w:t>
      </w:r>
      <w:proofErr w:type="spellEnd"/>
    </w:p>
    <w:p w14:paraId="5FA13A8A" w14:textId="77777777" w:rsidR="00BA3DCB" w:rsidRPr="00BA3DCB" w:rsidRDefault="00BA3DCB" w:rsidP="00BA3DCB">
      <w:pPr>
        <w:rPr>
          <w:b/>
          <w:bCs/>
        </w:rPr>
      </w:pPr>
      <w:r w:rsidRPr="00BA3DCB">
        <w:rPr>
          <w:b/>
          <w:bCs/>
        </w:rPr>
        <w:t>Two-step flow</w:t>
      </w:r>
    </w:p>
    <w:p w14:paraId="474F9F71" w14:textId="77777777" w:rsidR="00BA3DCB" w:rsidRPr="00BA3DCB" w:rsidRDefault="00BA3DCB" w:rsidP="00BA3DCB">
      <w:r w:rsidRPr="00BA3DCB">
        <w:rPr>
          <w:b/>
          <w:bCs/>
        </w:rPr>
        <w:t>1. Industry gate.</w:t>
      </w:r>
      <w:r w:rsidRPr="00BA3DCB">
        <w:t xml:space="preserve"> M4c reads each ticker's industry from data/</w:t>
      </w:r>
      <w:proofErr w:type="spellStart"/>
      <w:r w:rsidRPr="00BA3DCB">
        <w:t>prices.db.ticker_snapshot</w:t>
      </w:r>
      <w:proofErr w:type="spellEnd"/>
      <w:r w:rsidRPr="00BA3DCB">
        <w:t>. Only three industries pass:</w:t>
      </w:r>
    </w:p>
    <w:p w14:paraId="54A48DB0" w14:textId="77777777" w:rsidR="00BA3DCB" w:rsidRPr="00BA3DCB" w:rsidRDefault="00BA3DCB" w:rsidP="00BA3DCB">
      <w:pPr>
        <w:numPr>
          <w:ilvl w:val="0"/>
          <w:numId w:val="15"/>
        </w:numPr>
      </w:pPr>
      <w:r w:rsidRPr="00BA3DCB">
        <w:t>Biotechnology</w:t>
      </w:r>
    </w:p>
    <w:p w14:paraId="47DC7865" w14:textId="77777777" w:rsidR="00BA3DCB" w:rsidRPr="00BA3DCB" w:rsidRDefault="00BA3DCB" w:rsidP="00BA3DCB">
      <w:pPr>
        <w:numPr>
          <w:ilvl w:val="0"/>
          <w:numId w:val="15"/>
        </w:numPr>
      </w:pPr>
      <w:r w:rsidRPr="00BA3DCB">
        <w:t>Drug Manufacturers - Specialty &amp; Generic</w:t>
      </w:r>
    </w:p>
    <w:p w14:paraId="7003A443" w14:textId="77777777" w:rsidR="00BA3DCB" w:rsidRPr="00BA3DCB" w:rsidRDefault="00BA3DCB" w:rsidP="00BA3DCB">
      <w:pPr>
        <w:numPr>
          <w:ilvl w:val="0"/>
          <w:numId w:val="15"/>
        </w:numPr>
      </w:pPr>
      <w:r w:rsidRPr="00BA3DCB">
        <w:t>Drug Manufacturers - General</w:t>
      </w:r>
    </w:p>
    <w:p w14:paraId="56C19BEB" w14:textId="77777777" w:rsidR="00BA3DCB" w:rsidRPr="00BA3DCB" w:rsidRDefault="00BA3DCB" w:rsidP="00BA3DCB">
      <w:r w:rsidRPr="00BA3DCB">
        <w:t xml:space="preserve">Anything else (e.g. GRAL = Diagnostics &amp; Research) gets </w:t>
      </w:r>
      <w:proofErr w:type="spellStart"/>
      <w:r w:rsidRPr="00BA3DCB">
        <w:t>fetch_log.last_status</w:t>
      </w:r>
      <w:proofErr w:type="spellEnd"/>
      <w:r w:rsidRPr="00BA3DCB">
        <w:t>='</w:t>
      </w:r>
      <w:proofErr w:type="spellStart"/>
      <w:r w:rsidRPr="00BA3DCB">
        <w:t>skipped_non_biotech</w:t>
      </w:r>
      <w:proofErr w:type="spellEnd"/>
      <w:r w:rsidRPr="00BA3DCB">
        <w:t>'. M5 then emits packs without a fundamentals block, and M6 web-searches for those fields like before.</w:t>
      </w:r>
    </w:p>
    <w:p w14:paraId="5C8770B1" w14:textId="77777777" w:rsidR="00BA3DCB" w:rsidRPr="00BA3DCB" w:rsidRDefault="00BA3DCB" w:rsidP="00BA3DCB">
      <w:r w:rsidRPr="00BA3DCB">
        <w:rPr>
          <w:b/>
          <w:bCs/>
        </w:rPr>
        <w:t>2. Per-source fetch (4 sources).</w:t>
      </w:r>
      <w:r w:rsidRPr="00BA3DCB">
        <w:t xml:space="preserve"> For each biotech ticker, M4c hits SEC EDGAR via the existing _EDGAR_LIMITER (9 </w:t>
      </w:r>
      <w:proofErr w:type="spellStart"/>
      <w:r w:rsidRPr="00BA3DCB">
        <w:t>req</w:t>
      </w:r>
      <w:proofErr w:type="spellEnd"/>
      <w:r w:rsidRPr="00BA3DCB">
        <w:t>/s, shared with M2):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5087"/>
        <w:gridCol w:w="712"/>
        <w:gridCol w:w="2079"/>
      </w:tblGrid>
      <w:tr w:rsidR="00BA3DCB" w:rsidRPr="00BA3DCB" w14:paraId="43ED2E6A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B2CD6" w14:textId="77777777" w:rsidR="00BA3DCB" w:rsidRPr="00BA3DCB" w:rsidRDefault="00BA3DCB" w:rsidP="00BA3DCB">
            <w:pPr>
              <w:rPr>
                <w:b/>
                <w:bCs/>
              </w:rPr>
            </w:pPr>
            <w:r w:rsidRPr="00BA3DCB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F3F539" w14:textId="77777777" w:rsidR="00BA3DCB" w:rsidRPr="00BA3DCB" w:rsidRDefault="00BA3DCB" w:rsidP="00BA3DCB">
            <w:pPr>
              <w:rPr>
                <w:b/>
                <w:bCs/>
              </w:rPr>
            </w:pPr>
            <w:r w:rsidRPr="00BA3DCB">
              <w:rPr>
                <w:b/>
                <w:bCs/>
              </w:rPr>
              <w:t>What it fetches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33944" w14:textId="77777777" w:rsidR="00BA3DCB" w:rsidRPr="00BA3DCB" w:rsidRDefault="00BA3DCB" w:rsidP="00BA3DCB">
            <w:pPr>
              <w:rPr>
                <w:b/>
                <w:bCs/>
              </w:rPr>
            </w:pPr>
            <w:r w:rsidRPr="00BA3DCB">
              <w:rPr>
                <w:b/>
                <w:bCs/>
              </w:rPr>
              <w:t>TTL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88A9F7" w14:textId="77777777" w:rsidR="00BA3DCB" w:rsidRPr="00BA3DCB" w:rsidRDefault="00BA3DCB" w:rsidP="00BA3DCB">
            <w:pPr>
              <w:rPr>
                <w:b/>
                <w:bCs/>
              </w:rPr>
            </w:pPr>
            <w:r w:rsidRPr="00BA3DCB">
              <w:rPr>
                <w:b/>
                <w:bCs/>
              </w:rPr>
              <w:t>Goes into</w:t>
            </w:r>
          </w:p>
        </w:tc>
      </w:tr>
      <w:tr w:rsidR="00BA3DCB" w:rsidRPr="00BA3DCB" w14:paraId="3AB0603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A6F7F" w14:textId="77777777" w:rsidR="00BA3DCB" w:rsidRPr="00BA3DCB" w:rsidRDefault="00BA3DCB" w:rsidP="00BA3DCB">
            <w:proofErr w:type="spellStart"/>
            <w:r w:rsidRPr="00BA3DCB">
              <w:t>companyfacts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456EA" w14:textId="77777777" w:rsidR="00BA3DCB" w:rsidRPr="00BA3DCB" w:rsidRDefault="00BA3DCB" w:rsidP="00BA3DCB">
            <w:r w:rsidRPr="00BA3DCB">
              <w:t>XBRL: cash, ST investments, total assets/</w:t>
            </w:r>
            <w:proofErr w:type="spellStart"/>
            <w:r w:rsidRPr="00BA3DCB">
              <w:t>liabs</w:t>
            </w:r>
            <w:proofErr w:type="spellEnd"/>
            <w:r w:rsidRPr="00BA3DCB">
              <w:t>, AR, PP&amp;E, R&amp;D TTM, G&amp;A TTM, op CF TTM, common shares outstanding. Computes </w:t>
            </w:r>
            <w:proofErr w:type="spellStart"/>
            <w:r w:rsidRPr="00BA3DCB">
              <w:t>cash_total_usd</w:t>
            </w:r>
            <w:proofErr w:type="spellEnd"/>
            <w:r w:rsidRPr="00BA3DCB">
              <w:t>, </w:t>
            </w:r>
            <w:proofErr w:type="spellStart"/>
            <w:r w:rsidRPr="00BA3DCB">
              <w:t>quarterly_burn_usd</w:t>
            </w:r>
            <w:proofErr w:type="spellEnd"/>
            <w:r w:rsidRPr="00BA3DCB">
              <w:t>, </w:t>
            </w:r>
            <w:proofErr w:type="spellStart"/>
            <w:r w:rsidRPr="00BA3DCB">
              <w:t>runway_months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751E8" w14:textId="77777777" w:rsidR="00BA3DCB" w:rsidRPr="00BA3DCB" w:rsidRDefault="00BA3DCB" w:rsidP="00BA3DCB">
            <w:r w:rsidRPr="00BA3DCB">
              <w:t>30d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E17B5" w14:textId="77777777" w:rsidR="00BA3DCB" w:rsidRPr="00BA3DCB" w:rsidRDefault="00BA3DCB" w:rsidP="00BA3DCB">
            <w:r w:rsidRPr="00BA3DCB">
              <w:t>financials table</w:t>
            </w:r>
          </w:p>
        </w:tc>
      </w:tr>
      <w:tr w:rsidR="00BA3DCB" w:rsidRPr="00BA3DCB" w14:paraId="1DF7481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7A8D9" w14:textId="77777777" w:rsidR="00BA3DCB" w:rsidRPr="00BA3DCB" w:rsidRDefault="00BA3DCB" w:rsidP="00BA3DCB">
            <w:r w:rsidRPr="00BA3DCB">
              <w:t>submissions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54D45" w14:textId="77777777" w:rsidR="00BA3DCB" w:rsidRPr="00BA3DCB" w:rsidRDefault="00BA3DCB" w:rsidP="00BA3DCB">
            <w:r w:rsidRPr="00BA3DCB">
              <w:t>Recent filings list filtered to forms {4, 8-K, S-3, S-3/A, 424B5}. Discovery only — feeds the next two workers.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323200" w14:textId="77777777" w:rsidR="00BA3DCB" w:rsidRPr="00BA3DCB" w:rsidRDefault="00BA3DCB" w:rsidP="00BA3DCB">
            <w:r w:rsidRPr="00BA3DCB">
              <w:t>7d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4ED10" w14:textId="77777777" w:rsidR="00BA3DCB" w:rsidRPr="00BA3DCB" w:rsidRDefault="00BA3DCB" w:rsidP="00BA3DCB">
            <w:r w:rsidRPr="00BA3DCB">
              <w:t>(no rows of its own)</w:t>
            </w:r>
          </w:p>
        </w:tc>
      </w:tr>
      <w:tr w:rsidR="00BA3DCB" w:rsidRPr="00BA3DCB" w14:paraId="68ADE94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58CEC" w14:textId="77777777" w:rsidR="00BA3DCB" w:rsidRPr="00BA3DCB" w:rsidRDefault="00BA3DCB" w:rsidP="00BA3DCB">
            <w:r w:rsidRPr="00BA3DCB">
              <w:t>form4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C0929" w14:textId="77777777" w:rsidR="00BA3DCB" w:rsidRPr="00BA3DCB" w:rsidRDefault="00BA3DCB" w:rsidP="00BA3DCB">
            <w:r w:rsidRPr="00BA3DCB">
              <w:t xml:space="preserve">Per filing: fetches the OWNERSHIP DOCUMENT XML (raw, not the XSLT-rendered HTML), parses every transaction line into (insider, role, </w:t>
            </w:r>
            <w:proofErr w:type="spellStart"/>
            <w:r w:rsidRPr="00BA3DCB">
              <w:t>txn_type</w:t>
            </w:r>
            <w:proofErr w:type="spellEnd"/>
            <w:r w:rsidRPr="00BA3DCB">
              <w:t xml:space="preserve">, shares, price, date). Classifies role (CEO/CFO/Director/10% owner/Officer/Other) and </w:t>
            </w:r>
            <w:proofErr w:type="spellStart"/>
            <w:r w:rsidRPr="00BA3DCB">
              <w:t>txn_type</w:t>
            </w:r>
            <w:proofErr w:type="spellEnd"/>
            <w:r w:rsidRPr="00BA3DCB">
              <w:t xml:space="preserve"> (buy/sell/</w:t>
            </w:r>
            <w:proofErr w:type="spellStart"/>
            <w:r w:rsidRPr="00BA3DCB">
              <w:t>option_exercise</w:t>
            </w:r>
            <w:proofErr w:type="spellEnd"/>
            <w:r w:rsidRPr="00BA3DCB">
              <w:t>/</w:t>
            </w:r>
            <w:proofErr w:type="spellStart"/>
            <w:r w:rsidRPr="00BA3DCB">
              <w:t>option_grant</w:t>
            </w:r>
            <w:proofErr w:type="spellEnd"/>
            <w:r w:rsidRPr="00BA3DCB">
              <w:t>/gift/other).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8320D" w14:textId="77777777" w:rsidR="00BA3DCB" w:rsidRPr="00BA3DCB" w:rsidRDefault="00BA3DCB" w:rsidP="00BA3DCB">
            <w:r w:rsidRPr="00BA3DCB">
              <w:t>append-only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4F37D" w14:textId="77777777" w:rsidR="00BA3DCB" w:rsidRPr="00BA3DCB" w:rsidRDefault="00BA3DCB" w:rsidP="00BA3DCB">
            <w:proofErr w:type="spellStart"/>
            <w:r w:rsidRPr="00BA3DCB">
              <w:t>insider_transactions</w:t>
            </w:r>
            <w:proofErr w:type="spellEnd"/>
            <w:r w:rsidRPr="00BA3DCB">
              <w:t> table</w:t>
            </w:r>
          </w:p>
        </w:tc>
      </w:tr>
      <w:tr w:rsidR="00BA3DCB" w:rsidRPr="00BA3DCB" w14:paraId="23B22D5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DB7E7E" w14:textId="77777777" w:rsidR="00BA3DCB" w:rsidRPr="00BA3DCB" w:rsidRDefault="00BA3DCB" w:rsidP="00BA3DCB">
            <w:proofErr w:type="spellStart"/>
            <w:r w:rsidRPr="00BA3DCB">
              <w:t>capital_raises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093F8" w14:textId="77777777" w:rsidR="00BA3DCB" w:rsidRPr="00BA3DCB" w:rsidRDefault="00BA3DCB" w:rsidP="00BA3DCB">
            <w:r w:rsidRPr="00BA3DCB">
              <w:t>Per 8-K / S-3 / 424B5 filing: fetches the primary document, regex-extracts gross proceeds + price per share + raise type (</w:t>
            </w:r>
            <w:proofErr w:type="spellStart"/>
            <w:r w:rsidRPr="00BA3DCB">
              <w:t>pfw</w:t>
            </w:r>
            <w:proofErr w:type="spellEnd"/>
            <w:r w:rsidRPr="00BA3DCB">
              <w:t xml:space="preserve">/equity/debt/shelf/unknown). </w:t>
            </w:r>
            <w:r w:rsidRPr="00BA3DCB">
              <w:lastRenderedPageBreak/>
              <w:t>Audit-quality (regex hit rate is poor — partial state with raw filing URL preserved).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97605" w14:textId="77777777" w:rsidR="00BA3DCB" w:rsidRPr="00BA3DCB" w:rsidRDefault="00BA3DCB" w:rsidP="00BA3DCB">
            <w:r w:rsidRPr="00BA3DCB">
              <w:lastRenderedPageBreak/>
              <w:t>append-only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1915B" w14:textId="77777777" w:rsidR="00BA3DCB" w:rsidRPr="00BA3DCB" w:rsidRDefault="00BA3DCB" w:rsidP="00BA3DCB">
            <w:proofErr w:type="spellStart"/>
            <w:r w:rsidRPr="00BA3DCB">
              <w:t>capital_raises</w:t>
            </w:r>
            <w:proofErr w:type="spellEnd"/>
            <w:r w:rsidRPr="00BA3DCB">
              <w:t> table</w:t>
            </w:r>
          </w:p>
        </w:tc>
      </w:tr>
    </w:tbl>
    <w:p w14:paraId="05826848" w14:textId="77777777" w:rsidR="00BA3DCB" w:rsidRPr="00BA3DCB" w:rsidRDefault="00BA3DCB" w:rsidP="00BA3DCB">
      <w:r w:rsidRPr="00BA3DCB">
        <w:t xml:space="preserve">After fetching capital raises, M4c computes </w:t>
      </w:r>
      <w:proofErr w:type="spellStart"/>
      <w:r w:rsidRPr="00BA3DCB">
        <w:t>shelf_registration_usd_capacity</w:t>
      </w:r>
      <w:proofErr w:type="spellEnd"/>
      <w:r w:rsidRPr="00BA3DCB">
        <w:t xml:space="preserve"> = MAX(S-3 </w:t>
      </w:r>
      <w:proofErr w:type="spellStart"/>
      <w:r w:rsidRPr="00BA3DCB">
        <w:t>gross_proceeds</w:t>
      </w:r>
      <w:proofErr w:type="spellEnd"/>
      <w:r w:rsidRPr="00BA3DCB">
        <w:t xml:space="preserve">) - SUM(424B5 </w:t>
      </w:r>
      <w:proofErr w:type="spellStart"/>
      <w:r w:rsidRPr="00BA3DCB">
        <w:t>gross_proceeds</w:t>
      </w:r>
      <w:proofErr w:type="spellEnd"/>
      <w:r w:rsidRPr="00BA3DCB">
        <w:t>) over the trailing 3y window and writes it to the latest financials row.</w:t>
      </w:r>
    </w:p>
    <w:p w14:paraId="76E7476D" w14:textId="77777777" w:rsidR="00BA3DCB" w:rsidRPr="00BA3DCB" w:rsidRDefault="00BA3DCB" w:rsidP="00BA3DCB">
      <w:pPr>
        <w:rPr>
          <w:b/>
          <w:bCs/>
        </w:rPr>
      </w:pPr>
      <w:r w:rsidRPr="00BA3DCB">
        <w:rPr>
          <w:b/>
          <w:bCs/>
        </w:rPr>
        <w:t>What M5 does with it</w:t>
      </w:r>
    </w:p>
    <w:p w14:paraId="21AC266C" w14:textId="77777777" w:rsidR="00BA3DCB" w:rsidRPr="00BA3DCB" w:rsidRDefault="00BA3DCB" w:rsidP="00BA3DCB">
      <w:hyperlink r:id="rId5" w:tgtFrame="_blank" w:history="1">
        <w:r w:rsidRPr="00BA3DCB">
          <w:rPr>
            <w:rStyle w:val="Hyperlink"/>
          </w:rPr>
          <w:t>src/module_5/fundamentals.py</w:t>
        </w:r>
      </w:hyperlink>
      <w:r w:rsidRPr="00BA3DCB">
        <w:t xml:space="preserve"> reads data/</w:t>
      </w:r>
      <w:proofErr w:type="spellStart"/>
      <w:r w:rsidRPr="00BA3DCB">
        <w:t>fundamentals.db</w:t>
      </w:r>
      <w:proofErr w:type="spellEnd"/>
      <w:r w:rsidRPr="00BA3DCB">
        <w:t xml:space="preserve"> once per M5 run and produces a per-ticker </w:t>
      </w:r>
      <w:proofErr w:type="spellStart"/>
      <w:r w:rsidRPr="00BA3DCB">
        <w:t>dict</w:t>
      </w:r>
      <w:proofErr w:type="spellEnd"/>
      <w:r w:rsidRPr="00BA3DCB">
        <w:t>:</w:t>
      </w:r>
    </w:p>
    <w:p w14:paraId="644AC098" w14:textId="77777777" w:rsidR="00BA3DCB" w:rsidRPr="00BA3DCB" w:rsidRDefault="00BA3DCB" w:rsidP="00BA3DCB">
      <w:r w:rsidRPr="00BA3DCB">
        <w:t>{</w:t>
      </w:r>
    </w:p>
    <w:p w14:paraId="22CB6C60" w14:textId="77777777" w:rsidR="00BA3DCB" w:rsidRPr="00BA3DCB" w:rsidRDefault="00BA3DCB" w:rsidP="00BA3DCB">
      <w:r w:rsidRPr="00BA3DCB">
        <w:t xml:space="preserve">  "available": true,</w:t>
      </w:r>
    </w:p>
    <w:p w14:paraId="71095A97" w14:textId="77777777" w:rsidR="00BA3DCB" w:rsidRPr="00BA3DCB" w:rsidRDefault="00BA3DCB" w:rsidP="00BA3DCB">
      <w:r w:rsidRPr="00BA3DCB">
        <w:t xml:space="preserve">  "</w:t>
      </w:r>
      <w:proofErr w:type="spellStart"/>
      <w:r w:rsidRPr="00BA3DCB">
        <w:t>as_of</w:t>
      </w:r>
      <w:proofErr w:type="spellEnd"/>
      <w:r w:rsidRPr="00BA3DCB">
        <w:t>": "2025-12-31",</w:t>
      </w:r>
    </w:p>
    <w:p w14:paraId="0EE54A25" w14:textId="77777777" w:rsidR="00BA3DCB" w:rsidRPr="00BA3DCB" w:rsidRDefault="00BA3DCB" w:rsidP="00BA3DCB">
      <w:r w:rsidRPr="00BA3DCB">
        <w:t xml:space="preserve">  "</w:t>
      </w:r>
      <w:proofErr w:type="spellStart"/>
      <w:r w:rsidRPr="00BA3DCB">
        <w:t>fundamentals_fetched_at</w:t>
      </w:r>
      <w:proofErr w:type="spellEnd"/>
      <w:r w:rsidRPr="00BA3DCB">
        <w:t>": "2026-04-26T14:54:55Z",</w:t>
      </w:r>
    </w:p>
    <w:p w14:paraId="0D5A2784" w14:textId="77777777" w:rsidR="00BA3DCB" w:rsidRPr="00BA3DCB" w:rsidRDefault="00BA3DCB" w:rsidP="00BA3DCB">
      <w:r w:rsidRPr="00BA3DCB">
        <w:t xml:space="preserve">  "financials": {</w:t>
      </w:r>
    </w:p>
    <w:p w14:paraId="56AA9DA9" w14:textId="77777777" w:rsidR="00BA3DCB" w:rsidRPr="00BA3DCB" w:rsidRDefault="00BA3DCB" w:rsidP="00BA3DCB">
      <w:r w:rsidRPr="00BA3DCB">
        <w:t xml:space="preserve">    "</w:t>
      </w:r>
      <w:proofErr w:type="spellStart"/>
      <w:r w:rsidRPr="00BA3DCB">
        <w:t>cash_total_usd</w:t>
      </w:r>
      <w:proofErr w:type="spellEnd"/>
      <w:r w:rsidRPr="00BA3DCB">
        <w:t>": 449884000,</w:t>
      </w:r>
    </w:p>
    <w:p w14:paraId="6A6F4AC3" w14:textId="77777777" w:rsidR="00BA3DCB" w:rsidRPr="00BA3DCB" w:rsidRDefault="00BA3DCB" w:rsidP="00BA3DCB">
      <w:r w:rsidRPr="00BA3DCB">
        <w:t xml:space="preserve">    "</w:t>
      </w:r>
      <w:proofErr w:type="spellStart"/>
      <w:r w:rsidRPr="00BA3DCB">
        <w:t>runway_months</w:t>
      </w:r>
      <w:proofErr w:type="spellEnd"/>
      <w:r w:rsidRPr="00BA3DCB">
        <w:t>": 13.7,</w:t>
      </w:r>
    </w:p>
    <w:p w14:paraId="4A940A08" w14:textId="77777777" w:rsidR="00BA3DCB" w:rsidRPr="00BA3DCB" w:rsidRDefault="00BA3DCB" w:rsidP="00BA3DCB">
      <w:r w:rsidRPr="00BA3DCB">
        <w:t xml:space="preserve">    "</w:t>
      </w:r>
      <w:proofErr w:type="spellStart"/>
      <w:r w:rsidRPr="00BA3DCB">
        <w:t>quarterly_burn_usd</w:t>
      </w:r>
      <w:proofErr w:type="spellEnd"/>
      <w:r w:rsidRPr="00BA3DCB">
        <w:t>": 98684000,</w:t>
      </w:r>
    </w:p>
    <w:p w14:paraId="2C51C407" w14:textId="77777777" w:rsidR="00BA3DCB" w:rsidRPr="00BA3DCB" w:rsidRDefault="00BA3DCB" w:rsidP="00BA3DCB">
      <w:r w:rsidRPr="00BA3DCB">
        <w:t xml:space="preserve">    "</w:t>
      </w:r>
      <w:proofErr w:type="spellStart"/>
      <w:r w:rsidRPr="00BA3DCB">
        <w:t>basic_shares_count</w:t>
      </w:r>
      <w:proofErr w:type="spellEnd"/>
      <w:r w:rsidRPr="00BA3DCB">
        <w:t>": 116317060,</w:t>
      </w:r>
    </w:p>
    <w:p w14:paraId="57DA0254" w14:textId="77777777" w:rsidR="00BA3DCB" w:rsidRPr="00BA3DCB" w:rsidRDefault="00BA3DCB" w:rsidP="00BA3DCB">
      <w:r w:rsidRPr="00BA3DCB">
        <w:t xml:space="preserve">    "</w:t>
      </w:r>
      <w:proofErr w:type="spellStart"/>
      <w:r w:rsidRPr="00BA3DCB">
        <w:t>shelf_registration_usd_capacity</w:t>
      </w:r>
      <w:proofErr w:type="spellEnd"/>
      <w:r w:rsidRPr="00BA3DCB">
        <w:t>": null,</w:t>
      </w:r>
    </w:p>
    <w:p w14:paraId="61983CC9" w14:textId="77777777" w:rsidR="00BA3DCB" w:rsidRPr="00BA3DCB" w:rsidRDefault="00BA3DCB" w:rsidP="00BA3DCB">
      <w:r w:rsidRPr="00BA3DCB">
        <w:t xml:space="preserve">    ...</w:t>
      </w:r>
    </w:p>
    <w:p w14:paraId="2860D6EB" w14:textId="77777777" w:rsidR="00BA3DCB" w:rsidRPr="00BA3DCB" w:rsidRDefault="00BA3DCB" w:rsidP="00BA3DCB">
      <w:r w:rsidRPr="00BA3DCB">
        <w:t xml:space="preserve">  },</w:t>
      </w:r>
    </w:p>
    <w:p w14:paraId="2621BE6E" w14:textId="77777777" w:rsidR="00BA3DCB" w:rsidRPr="00BA3DCB" w:rsidRDefault="00BA3DCB" w:rsidP="00BA3DCB">
      <w:r w:rsidRPr="00BA3DCB">
        <w:t xml:space="preserve">  "</w:t>
      </w:r>
      <w:proofErr w:type="spellStart"/>
      <w:r w:rsidRPr="00BA3DCB">
        <w:t>recent_capital_raises</w:t>
      </w:r>
      <w:proofErr w:type="spellEnd"/>
      <w:r w:rsidRPr="00BA3DCB">
        <w:t>": [...last 365d...],</w:t>
      </w:r>
    </w:p>
    <w:p w14:paraId="77933941" w14:textId="77777777" w:rsidR="00BA3DCB" w:rsidRPr="00BA3DCB" w:rsidRDefault="00BA3DCB" w:rsidP="00BA3DCB">
      <w:r w:rsidRPr="00BA3DCB">
        <w:t xml:space="preserve">  "</w:t>
      </w:r>
      <w:proofErr w:type="spellStart"/>
      <w:r w:rsidRPr="00BA3DCB">
        <w:t>recent_insider_transactions</w:t>
      </w:r>
      <w:proofErr w:type="spellEnd"/>
      <w:r w:rsidRPr="00BA3DCB">
        <w:t>": [...last 365d...],</w:t>
      </w:r>
    </w:p>
    <w:p w14:paraId="660874C3" w14:textId="77777777" w:rsidR="00BA3DCB" w:rsidRPr="00BA3DCB" w:rsidRDefault="00BA3DCB" w:rsidP="00BA3DCB">
      <w:r w:rsidRPr="00BA3DCB">
        <w:t xml:space="preserve">  "</w:t>
      </w:r>
      <w:proofErr w:type="spellStart"/>
      <w:r w:rsidRPr="00BA3DCB">
        <w:t>data_status</w:t>
      </w:r>
      <w:proofErr w:type="spellEnd"/>
      <w:r w:rsidRPr="00BA3DCB">
        <w:t>": {</w:t>
      </w:r>
    </w:p>
    <w:p w14:paraId="6D744A4F" w14:textId="77777777" w:rsidR="00BA3DCB" w:rsidRPr="00BA3DCB" w:rsidRDefault="00BA3DCB" w:rsidP="00BA3DCB">
      <w:r w:rsidRPr="00BA3DCB">
        <w:t xml:space="preserve">    "</w:t>
      </w:r>
      <w:proofErr w:type="spellStart"/>
      <w:r w:rsidRPr="00BA3DCB">
        <w:t>companyfacts</w:t>
      </w:r>
      <w:proofErr w:type="spellEnd"/>
      <w:r w:rsidRPr="00BA3DCB">
        <w:t>": {"</w:t>
      </w:r>
      <w:proofErr w:type="spellStart"/>
      <w:r w:rsidRPr="00BA3DCB">
        <w:t>fetched_at</w:t>
      </w:r>
      <w:proofErr w:type="spellEnd"/>
      <w:r w:rsidRPr="00BA3DCB">
        <w:t>": "...", "status": "ok"},</w:t>
      </w:r>
    </w:p>
    <w:p w14:paraId="2153A100" w14:textId="77777777" w:rsidR="00BA3DCB" w:rsidRPr="00BA3DCB" w:rsidRDefault="00BA3DCB" w:rsidP="00BA3DCB">
      <w:r w:rsidRPr="00BA3DCB">
        <w:t xml:space="preserve">    ...</w:t>
      </w:r>
    </w:p>
    <w:p w14:paraId="205450D9" w14:textId="77777777" w:rsidR="00BA3DCB" w:rsidRPr="00BA3DCB" w:rsidRDefault="00BA3DCB" w:rsidP="00BA3DCB">
      <w:r w:rsidRPr="00BA3DCB">
        <w:t xml:space="preserve">  }</w:t>
      </w:r>
    </w:p>
    <w:p w14:paraId="5DAE521F" w14:textId="77777777" w:rsidR="00BA3DCB" w:rsidRPr="00BA3DCB" w:rsidRDefault="00BA3DCB" w:rsidP="00BA3DCB">
      <w:r w:rsidRPr="00BA3DCB">
        <w:t>}</w:t>
      </w:r>
    </w:p>
    <w:p w14:paraId="03915F6F" w14:textId="77777777" w:rsidR="00BA3DCB" w:rsidRPr="00BA3DCB" w:rsidRDefault="00BA3DCB" w:rsidP="00BA3DCB">
      <w:r w:rsidRPr="00BA3DCB">
        <w:t xml:space="preserve">That </w:t>
      </w:r>
      <w:proofErr w:type="spellStart"/>
      <w:r w:rsidRPr="00BA3DCB">
        <w:t>dict</w:t>
      </w:r>
      <w:proofErr w:type="spellEnd"/>
      <w:r w:rsidRPr="00BA3DCB">
        <w:t xml:space="preserve"> becomes the top-level </w:t>
      </w:r>
      <w:proofErr w:type="spellStart"/>
      <w:r w:rsidRPr="00BA3DCB">
        <w:t>pack.fundamentals</w:t>
      </w:r>
      <w:proofErr w:type="spellEnd"/>
      <w:r w:rsidRPr="00BA3DCB">
        <w:t xml:space="preserve"> key. The pack's _HASH_FIELDS includes </w:t>
      </w:r>
      <w:proofErr w:type="spellStart"/>
      <w:r w:rsidRPr="00BA3DCB">
        <w:t>fundamentals_fetched_at</w:t>
      </w:r>
      <w:proofErr w:type="spellEnd"/>
      <w:r w:rsidRPr="00BA3DCB">
        <w:t>, so when M4c refreshes a ticker, the M5 cache for THAT ticker invalidates — but other 1418 tickers stay cached.</w:t>
      </w:r>
    </w:p>
    <w:p w14:paraId="7B06D593" w14:textId="77777777" w:rsidR="00BA3DCB" w:rsidRPr="00BA3DCB" w:rsidRDefault="00BA3DCB" w:rsidP="00BA3DCB">
      <w:pPr>
        <w:rPr>
          <w:b/>
          <w:bCs/>
        </w:rPr>
      </w:pPr>
      <w:r w:rsidRPr="00BA3DCB">
        <w:rPr>
          <w:b/>
          <w:bCs/>
        </w:rPr>
        <w:t>Concrete example — what NTLA looks like end-to-end</w:t>
      </w:r>
    </w:p>
    <w:p w14:paraId="503C67B4" w14:textId="77777777" w:rsidR="00BA3DCB" w:rsidRPr="00BA3DCB" w:rsidRDefault="00BA3DCB" w:rsidP="00BA3DCB">
      <w:r w:rsidRPr="00BA3DCB">
        <w:t>After running python scripts/4c_enrich_fundamentals.py --ticker NTLA -v once:</w:t>
      </w:r>
    </w:p>
    <w:p w14:paraId="3863559C" w14:textId="77777777" w:rsidR="00BA3DCB" w:rsidRPr="00BA3DCB" w:rsidRDefault="00BA3DCB" w:rsidP="00BA3DCB">
      <w:pPr>
        <w:numPr>
          <w:ilvl w:val="0"/>
          <w:numId w:val="16"/>
        </w:numPr>
      </w:pPr>
      <w:r w:rsidRPr="00BA3DCB">
        <w:lastRenderedPageBreak/>
        <w:t>8 quarterly financials rows (latest = 2025-FY 10-K)</w:t>
      </w:r>
    </w:p>
    <w:p w14:paraId="55D806C1" w14:textId="77777777" w:rsidR="00BA3DCB" w:rsidRPr="00BA3DCB" w:rsidRDefault="00BA3DCB" w:rsidP="00BA3DCB">
      <w:pPr>
        <w:numPr>
          <w:ilvl w:val="0"/>
          <w:numId w:val="16"/>
        </w:numPr>
      </w:pPr>
      <w:r w:rsidRPr="00BA3DCB">
        <w:t>Latest row: cash $449.9M, quarterly burn $98.7M → </w:t>
      </w:r>
      <w:r w:rsidRPr="00BA3DCB">
        <w:rPr>
          <w:b/>
          <w:bCs/>
        </w:rPr>
        <w:t>runway 13.7 months</w:t>
      </w:r>
      <w:r w:rsidRPr="00BA3DCB">
        <w:t>, basic shares 116.3M</w:t>
      </w:r>
    </w:p>
    <w:p w14:paraId="5B880615" w14:textId="77777777" w:rsidR="00BA3DCB" w:rsidRPr="00BA3DCB" w:rsidRDefault="00BA3DCB" w:rsidP="00BA3DCB">
      <w:pPr>
        <w:numPr>
          <w:ilvl w:val="0"/>
          <w:numId w:val="16"/>
        </w:numPr>
      </w:pPr>
      <w:r w:rsidRPr="00BA3DCB">
        <w:t>158 </w:t>
      </w:r>
      <w:proofErr w:type="spellStart"/>
      <w:r w:rsidRPr="00BA3DCB">
        <w:t>insider_transactions</w:t>
      </w:r>
      <w:proofErr w:type="spellEnd"/>
      <w:r w:rsidRPr="00BA3DCB">
        <w:t xml:space="preserve"> rows (85 </w:t>
      </w:r>
      <w:proofErr w:type="spellStart"/>
      <w:r w:rsidRPr="00BA3DCB">
        <w:t>option_grant</w:t>
      </w:r>
      <w:proofErr w:type="spellEnd"/>
      <w:r w:rsidRPr="00BA3DCB">
        <w:t xml:space="preserve">, 51 sell, 10 </w:t>
      </w:r>
      <w:proofErr w:type="spellStart"/>
      <w:r w:rsidRPr="00BA3DCB">
        <w:t>option_exercise</w:t>
      </w:r>
      <w:proofErr w:type="spellEnd"/>
      <w:r w:rsidRPr="00BA3DCB">
        <w:t>, </w:t>
      </w:r>
      <w:r w:rsidRPr="00BA3DCB">
        <w:rPr>
          <w:b/>
          <w:bCs/>
        </w:rPr>
        <w:t>2 buys</w:t>
      </w:r>
      <w:r w:rsidRPr="00BA3DCB">
        <w:t>)</w:t>
      </w:r>
    </w:p>
    <w:p w14:paraId="0C5E4A05" w14:textId="77777777" w:rsidR="00BA3DCB" w:rsidRPr="00BA3DCB" w:rsidRDefault="00BA3DCB" w:rsidP="00BA3DCB">
      <w:pPr>
        <w:numPr>
          <w:ilvl w:val="0"/>
          <w:numId w:val="16"/>
        </w:numPr>
      </w:pPr>
      <w:r w:rsidRPr="00BA3DCB">
        <w:t>47 </w:t>
      </w:r>
      <w:proofErr w:type="spellStart"/>
      <w:r w:rsidRPr="00BA3DCB">
        <w:t>capital_raises</w:t>
      </w:r>
      <w:proofErr w:type="spellEnd"/>
      <w:r w:rsidRPr="00BA3DCB">
        <w:t xml:space="preserve"> audit rows (3 × 424B5 + 44 × 8-K) — </w:t>
      </w:r>
      <w:proofErr w:type="spellStart"/>
      <w:r w:rsidRPr="00BA3DCB">
        <w:t>gross_proceeds</w:t>
      </w:r>
      <w:proofErr w:type="spellEnd"/>
      <w:r w:rsidRPr="00BA3DCB">
        <w:t xml:space="preserve"> null for most (regex limitations)</w:t>
      </w:r>
    </w:p>
    <w:p w14:paraId="184A54FF" w14:textId="77777777" w:rsidR="00BA3DCB" w:rsidRPr="00BA3DCB" w:rsidRDefault="00BA3DCB" w:rsidP="00BA3DCB">
      <w:r w:rsidRPr="00BA3DCB">
        <w:t>After re-running M5, NTLA's pack gains the fundamentals block carrying that data. M6 doesn't read it yet (m6-v3 stays unchanged this session); the data sits ready for a future m6-v4 prompt revision.</w:t>
      </w:r>
    </w:p>
    <w:p w14:paraId="76AB706F" w14:textId="77777777" w:rsidR="00BA3DCB" w:rsidRPr="00BA3DCB" w:rsidRDefault="00BA3DCB" w:rsidP="00BA3DCB">
      <w:pPr>
        <w:rPr>
          <w:b/>
          <w:bCs/>
        </w:rPr>
      </w:pPr>
      <w:r w:rsidRPr="00BA3DCB">
        <w:rPr>
          <w:b/>
          <w:bCs/>
        </w:rPr>
        <w:t>What M4c deliberately does NOT do</w:t>
      </w:r>
    </w:p>
    <w:p w14:paraId="2A053C33" w14:textId="77777777" w:rsidR="00BA3DCB" w:rsidRPr="00BA3DCB" w:rsidRDefault="00BA3DCB" w:rsidP="00BA3DCB">
      <w:pPr>
        <w:numPr>
          <w:ilvl w:val="0"/>
          <w:numId w:val="17"/>
        </w:numPr>
      </w:pPr>
      <w:r w:rsidRPr="00BA3DCB">
        <w:rPr>
          <w:b/>
          <w:bCs/>
        </w:rPr>
        <w:t>No ClinicalTrials.gov calls.</w:t>
      </w:r>
      <w:r w:rsidRPr="00BA3DCB">
        <w:t> No </w:t>
      </w:r>
      <w:proofErr w:type="spellStart"/>
      <w:r w:rsidRPr="00BA3DCB">
        <w:t>clinical_trials</w:t>
      </w:r>
      <w:proofErr w:type="spellEnd"/>
      <w:r w:rsidRPr="00BA3DCB">
        <w:t> table. Per your direction, clinical synthesis (interim/final readouts, past failures, ongoing trials) stays with M6's </w:t>
      </w:r>
      <w:proofErr w:type="spellStart"/>
      <w:r w:rsidRPr="00BA3DCB">
        <w:t>web_search</w:t>
      </w:r>
      <w:proofErr w:type="spellEnd"/>
      <w:r w:rsidRPr="00BA3DCB">
        <w:t> — M6 is better positioned for multi-source weighting + recency checks against IR press releases.</w:t>
      </w:r>
    </w:p>
    <w:p w14:paraId="25E33D55" w14:textId="77777777" w:rsidR="00BA3DCB" w:rsidRPr="00BA3DCB" w:rsidRDefault="00BA3DCB" w:rsidP="00BA3DCB">
      <w:pPr>
        <w:numPr>
          <w:ilvl w:val="0"/>
          <w:numId w:val="17"/>
        </w:numPr>
      </w:pPr>
      <w:r w:rsidRPr="00BA3DCB">
        <w:rPr>
          <w:b/>
          <w:bCs/>
        </w:rPr>
        <w:t>No </w:t>
      </w:r>
      <w:proofErr w:type="spellStart"/>
      <w:r w:rsidRPr="00BA3DCB">
        <w:rPr>
          <w:b/>
          <w:bCs/>
        </w:rPr>
        <w:t>prefunded_warrants_count</w:t>
      </w:r>
      <w:proofErr w:type="spellEnd"/>
      <w:r w:rsidRPr="00BA3DCB">
        <w:rPr>
          <w:b/>
          <w:bCs/>
        </w:rPr>
        <w:t> / </w:t>
      </w:r>
      <w:proofErr w:type="spellStart"/>
      <w:r w:rsidRPr="00BA3DCB">
        <w:rPr>
          <w:b/>
          <w:bCs/>
        </w:rPr>
        <w:t>fully_diluted_shares_count</w:t>
      </w:r>
      <w:proofErr w:type="spellEnd"/>
      <w:r w:rsidRPr="00BA3DCB">
        <w:rPr>
          <w:b/>
          <w:bCs/>
        </w:rPr>
        <w:t>.</w:t>
      </w:r>
      <w:r w:rsidRPr="00BA3DCB">
        <w:t> XBRL has no PFW tag; v1 leaves these NULL. M6 keeps web-searching when its prompt asks.</w:t>
      </w:r>
    </w:p>
    <w:p w14:paraId="19B4A053" w14:textId="77777777" w:rsidR="00BA3DCB" w:rsidRPr="00BA3DCB" w:rsidRDefault="00BA3DCB" w:rsidP="00BA3DCB">
      <w:pPr>
        <w:numPr>
          <w:ilvl w:val="0"/>
          <w:numId w:val="17"/>
        </w:numPr>
      </w:pPr>
      <w:r w:rsidRPr="00BA3DCB">
        <w:rPr>
          <w:b/>
          <w:bCs/>
        </w:rPr>
        <w:t>No m6-v4 prompt change this session.</w:t>
      </w:r>
      <w:r w:rsidRPr="00BA3DCB">
        <w:t> That requires a paid validation pass (re-running 7 tickers under m6-v4 to confirm the LLM uses the pack-supplied financials). Deferred.</w:t>
      </w:r>
    </w:p>
    <w:p w14:paraId="41775DB4" w14:textId="77777777" w:rsidR="00BA3DCB" w:rsidRPr="00BA3DCB" w:rsidRDefault="00BA3DCB" w:rsidP="00BA3DCB">
      <w:pPr>
        <w:rPr>
          <w:b/>
          <w:bCs/>
        </w:rPr>
      </w:pPr>
      <w:r w:rsidRPr="00BA3DCB">
        <w:rPr>
          <w:b/>
          <w:bCs/>
        </w:rPr>
        <w:t>TTL model — why it's per-row, not per-quarter</w:t>
      </w:r>
    </w:p>
    <w:p w14:paraId="1B529C28" w14:textId="77777777" w:rsidR="00BA3DCB" w:rsidRPr="00BA3DCB" w:rsidRDefault="00BA3DCB" w:rsidP="00BA3DCB">
      <w:r w:rsidRPr="00BA3DCB">
        <w:t xml:space="preserve">Each </w:t>
      </w:r>
      <w:proofErr w:type="spellStart"/>
      <w:r w:rsidRPr="00BA3DCB">
        <w:t>fetch_log</w:t>
      </w:r>
      <w:proofErr w:type="spellEnd"/>
      <w:r w:rsidRPr="00BA3DCB">
        <w:t xml:space="preserve"> row carries (ticker, source, </w:t>
      </w:r>
      <w:proofErr w:type="spellStart"/>
      <w:r w:rsidRPr="00BA3DCB">
        <w:t>last_fetched_at</w:t>
      </w:r>
      <w:proofErr w:type="spellEnd"/>
      <w:r w:rsidRPr="00BA3DCB">
        <w:t xml:space="preserve">, </w:t>
      </w:r>
      <w:proofErr w:type="spellStart"/>
      <w:r w:rsidRPr="00BA3DCB">
        <w:t>last_status</w:t>
      </w:r>
      <w:proofErr w:type="spellEnd"/>
      <w:r w:rsidRPr="00BA3DCB">
        <w:t xml:space="preserve">). On the next run, M4c checks now - </w:t>
      </w:r>
      <w:proofErr w:type="spellStart"/>
      <w:r w:rsidRPr="00BA3DCB">
        <w:t>last_fetched_at</w:t>
      </w:r>
      <w:proofErr w:type="spellEnd"/>
      <w:r w:rsidRPr="00BA3DCB">
        <w:t xml:space="preserve"> &lt; TTL and skips that source for that ticker if fresh. So:</w:t>
      </w:r>
    </w:p>
    <w:p w14:paraId="4B3D753C" w14:textId="77777777" w:rsidR="00BA3DCB" w:rsidRPr="00BA3DCB" w:rsidRDefault="00BA3DCB" w:rsidP="00BA3DCB">
      <w:pPr>
        <w:numPr>
          <w:ilvl w:val="0"/>
          <w:numId w:val="18"/>
        </w:numPr>
      </w:pPr>
      <w:r w:rsidRPr="00BA3DCB">
        <w:t>Re-running tomorrow: zero HTTP calls for any (ticker, source) where </w:t>
      </w:r>
      <w:proofErr w:type="spellStart"/>
      <w:r w:rsidRPr="00BA3DCB">
        <w:t>companyfacts</w:t>
      </w:r>
      <w:proofErr w:type="spellEnd"/>
      <w:r w:rsidRPr="00BA3DCB">
        <w:t> was fetched today.</w:t>
      </w:r>
    </w:p>
    <w:p w14:paraId="0FC75C50" w14:textId="77777777" w:rsidR="00BA3DCB" w:rsidRPr="00BA3DCB" w:rsidRDefault="00BA3DCB" w:rsidP="00BA3DCB">
      <w:pPr>
        <w:numPr>
          <w:ilvl w:val="0"/>
          <w:numId w:val="18"/>
        </w:numPr>
      </w:pPr>
      <w:r w:rsidRPr="00BA3DCB">
        <w:t xml:space="preserve">Re-running in 31 days: </w:t>
      </w:r>
      <w:proofErr w:type="spellStart"/>
      <w:r w:rsidRPr="00BA3DCB">
        <w:t>companyfacts</w:t>
      </w:r>
      <w:proofErr w:type="spellEnd"/>
      <w:r w:rsidRPr="00BA3DCB">
        <w:t xml:space="preserve"> re-fetches (TTL elapsed); submissions+form4+capital_raises also poll for new accession numbers.</w:t>
      </w:r>
    </w:p>
    <w:p w14:paraId="6E2D108C" w14:textId="77777777" w:rsidR="00BA3DCB" w:rsidRPr="00BA3DCB" w:rsidRDefault="00BA3DCB" w:rsidP="00BA3DCB">
      <w:pPr>
        <w:numPr>
          <w:ilvl w:val="0"/>
          <w:numId w:val="18"/>
        </w:numPr>
      </w:pPr>
      <w:r w:rsidRPr="00BA3DCB">
        <w:t>A ticker that failed (e.g. EDGAR 5xx) gets </w:t>
      </w:r>
      <w:proofErr w:type="spellStart"/>
      <w:r w:rsidRPr="00BA3DCB">
        <w:t>last_status</w:t>
      </w:r>
      <w:proofErr w:type="spellEnd"/>
      <w:r w:rsidRPr="00BA3DCB">
        <w:t>='failed' → next run retries it (failure doesn't satisfy TTL).</w:t>
      </w:r>
    </w:p>
    <w:p w14:paraId="51E0C07F" w14:textId="77777777" w:rsidR="00BA3DCB" w:rsidRPr="00BA3DCB" w:rsidRDefault="00BA3DCB" w:rsidP="00BA3DCB">
      <w:r w:rsidRPr="00BA3DCB">
        <w:t>This mirrors the M4a / M2 pattern (</w:t>
      </w:r>
      <w:proofErr w:type="spellStart"/>
      <w:r w:rsidRPr="00BA3DCB">
        <w:t>ticker_snapshot.fetched_at</w:t>
      </w:r>
      <w:proofErr w:type="spellEnd"/>
      <w:r w:rsidRPr="00BA3DCB">
        <w:t xml:space="preserve"> 7d TTL, append-only filings </w:t>
      </w:r>
      <w:proofErr w:type="spellStart"/>
      <w:r w:rsidRPr="00BA3DCB">
        <w:t>dedup</w:t>
      </w:r>
      <w:proofErr w:type="spellEnd"/>
      <w:r w:rsidRPr="00BA3DCB">
        <w:t>), not a "wipe and refresh per quarter" model.</w:t>
      </w:r>
    </w:p>
    <w:p w14:paraId="3645A8DF" w14:textId="77777777" w:rsidR="00BA3DCB" w:rsidRPr="00BA3DCB" w:rsidRDefault="00BA3DCB" w:rsidP="00BA3DCB">
      <w:pPr>
        <w:rPr>
          <w:b/>
          <w:bCs/>
        </w:rPr>
      </w:pPr>
      <w:r w:rsidRPr="00BA3DCB">
        <w:rPr>
          <w:b/>
          <w:bCs/>
        </w:rPr>
        <w:t>Cost-reduction reality check</w:t>
      </w:r>
    </w:p>
    <w:p w14:paraId="296C3999" w14:textId="77777777" w:rsidR="00BA3DCB" w:rsidRPr="00BA3DCB" w:rsidRDefault="00BA3DCB" w:rsidP="00BA3DCB">
      <w:r w:rsidRPr="00BA3DCB">
        <w:t>Originally projected ~3× M6 cost reduction — that assumed the dropped ClinicalTrials.gov scope. With financials-only M4c, the realistic reduction is **</w:t>
      </w:r>
      <w:del w:id="0" w:author="Unknown">
        <w:r w:rsidRPr="00BA3DCB">
          <w:delText>20%** per ticker (</w:delText>
        </w:r>
      </w:del>
      <w:r w:rsidRPr="00BA3DCB">
        <w:t>$0.95 → ~$0.78), full feed ~$93 → ~$76. The big chunk of M6's budget (clinical / catalysts / moat / TAM) stays in M6 by design.</w:t>
      </w:r>
    </w:p>
    <w:p w14:paraId="37EA5A1B" w14:textId="77777777" w:rsidR="00BA3DCB" w:rsidRPr="00BA3DCB" w:rsidRDefault="00BA3DCB" w:rsidP="00BA3DCB">
      <w:r w:rsidRPr="00BA3DCB">
        <w:t>Bigger non-monetary wins:</w:t>
      </w:r>
    </w:p>
    <w:p w14:paraId="348F8823" w14:textId="77777777" w:rsidR="00BA3DCB" w:rsidRPr="00BA3DCB" w:rsidRDefault="00BA3DCB" w:rsidP="00BA3DCB">
      <w:pPr>
        <w:numPr>
          <w:ilvl w:val="0"/>
          <w:numId w:val="19"/>
        </w:numPr>
      </w:pPr>
      <w:r w:rsidRPr="00BA3DCB">
        <w:rPr>
          <w:b/>
          <w:bCs/>
        </w:rPr>
        <w:t>Determinism</w:t>
      </w:r>
      <w:r w:rsidRPr="00BA3DCB">
        <w:t> — XBRL cash + Form 4 insider rows are pinned to a specific SEC filing; no LLM hallucination drift run-to-run.</w:t>
      </w:r>
    </w:p>
    <w:p w14:paraId="016687C0" w14:textId="77777777" w:rsidR="00BA3DCB" w:rsidRPr="00BA3DCB" w:rsidRDefault="00BA3DCB" w:rsidP="00BA3DCB">
      <w:pPr>
        <w:numPr>
          <w:ilvl w:val="0"/>
          <w:numId w:val="19"/>
        </w:numPr>
      </w:pPr>
      <w:r w:rsidRPr="00BA3DCB">
        <w:rPr>
          <w:b/>
          <w:bCs/>
        </w:rPr>
        <w:t>M6b modifier reliability</w:t>
      </w:r>
      <w:r w:rsidRPr="00BA3DCB">
        <w:t> — financing (uses runway), dilution (uses raises), </w:t>
      </w:r>
      <w:proofErr w:type="spellStart"/>
      <w:r w:rsidRPr="00BA3DCB">
        <w:t>cash_floor</w:t>
      </w:r>
      <w:proofErr w:type="spellEnd"/>
      <w:r w:rsidRPr="00BA3DCB">
        <w:t>, </w:t>
      </w:r>
      <w:proofErr w:type="spellStart"/>
      <w:r w:rsidRPr="00BA3DCB">
        <w:t>dilution_overhang</w:t>
      </w:r>
      <w:proofErr w:type="spellEnd"/>
      <w:r w:rsidRPr="00BA3DCB">
        <w:t>, insider all consume more reliable inputs.</w:t>
      </w:r>
    </w:p>
    <w:p w14:paraId="55728CD7" w14:textId="77777777" w:rsidR="00BA3DCB" w:rsidRPr="00BA3DCB" w:rsidRDefault="00BA3DCB" w:rsidP="00BA3DCB">
      <w:pPr>
        <w:numPr>
          <w:ilvl w:val="0"/>
          <w:numId w:val="19"/>
        </w:numPr>
      </w:pPr>
      <w:r w:rsidRPr="00BA3DCB">
        <w:rPr>
          <w:b/>
          <w:bCs/>
        </w:rPr>
        <w:lastRenderedPageBreak/>
        <w:t>Audit trail</w:t>
      </w:r>
      <w:r w:rsidRPr="00BA3DCB">
        <w:t> — every capital raise has a </w:t>
      </w:r>
      <w:proofErr w:type="spellStart"/>
      <w:r w:rsidRPr="00BA3DCB">
        <w:t>raw_filing_url</w:t>
      </w:r>
      <w:proofErr w:type="spellEnd"/>
      <w:r w:rsidRPr="00BA3DCB">
        <w:t xml:space="preserve"> even when the parser couldn't extract </w:t>
      </w:r>
      <w:proofErr w:type="spellStart"/>
      <w:r w:rsidRPr="00BA3DCB">
        <w:t>gross_proceeds</w:t>
      </w:r>
      <w:proofErr w:type="spellEnd"/>
      <w:r w:rsidRPr="00BA3DCB">
        <w:t>; you can click through.</w:t>
      </w:r>
    </w:p>
    <w:p w14:paraId="2F85E15A" w14:textId="77777777" w:rsidR="00047783" w:rsidRPr="00BA3DCB" w:rsidRDefault="00047783" w:rsidP="00BA3DCB"/>
    <w:sectPr w:rsidR="00047783" w:rsidRPr="00BA3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CBE"/>
    <w:multiLevelType w:val="multilevel"/>
    <w:tmpl w:val="BE0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92CBB"/>
    <w:multiLevelType w:val="multilevel"/>
    <w:tmpl w:val="5726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77917"/>
    <w:multiLevelType w:val="multilevel"/>
    <w:tmpl w:val="7B5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6186"/>
    <w:multiLevelType w:val="multilevel"/>
    <w:tmpl w:val="41AC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21B82"/>
    <w:multiLevelType w:val="multilevel"/>
    <w:tmpl w:val="F36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5AE"/>
    <w:multiLevelType w:val="multilevel"/>
    <w:tmpl w:val="E96A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B2CB2"/>
    <w:multiLevelType w:val="multilevel"/>
    <w:tmpl w:val="E20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26C07"/>
    <w:multiLevelType w:val="multilevel"/>
    <w:tmpl w:val="16C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41C4B"/>
    <w:multiLevelType w:val="multilevel"/>
    <w:tmpl w:val="4F4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E3D8A"/>
    <w:multiLevelType w:val="multilevel"/>
    <w:tmpl w:val="45C4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9216FD"/>
    <w:multiLevelType w:val="multilevel"/>
    <w:tmpl w:val="456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97587"/>
    <w:multiLevelType w:val="multilevel"/>
    <w:tmpl w:val="0FD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71A01"/>
    <w:multiLevelType w:val="multilevel"/>
    <w:tmpl w:val="935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E75C8"/>
    <w:multiLevelType w:val="multilevel"/>
    <w:tmpl w:val="AD12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9791F"/>
    <w:multiLevelType w:val="multilevel"/>
    <w:tmpl w:val="BCAC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B90834"/>
    <w:multiLevelType w:val="multilevel"/>
    <w:tmpl w:val="D932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41EE3"/>
    <w:multiLevelType w:val="multilevel"/>
    <w:tmpl w:val="642C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F36162"/>
    <w:multiLevelType w:val="multilevel"/>
    <w:tmpl w:val="75A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D5381"/>
    <w:multiLevelType w:val="multilevel"/>
    <w:tmpl w:val="883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13925">
    <w:abstractNumId w:val="14"/>
  </w:num>
  <w:num w:numId="2" w16cid:durableId="662856230">
    <w:abstractNumId w:val="17"/>
  </w:num>
  <w:num w:numId="3" w16cid:durableId="1799061463">
    <w:abstractNumId w:val="6"/>
  </w:num>
  <w:num w:numId="4" w16cid:durableId="230695373">
    <w:abstractNumId w:val="12"/>
  </w:num>
  <w:num w:numId="5" w16cid:durableId="1976835774">
    <w:abstractNumId w:val="16"/>
  </w:num>
  <w:num w:numId="6" w16cid:durableId="1069696004">
    <w:abstractNumId w:val="3"/>
  </w:num>
  <w:num w:numId="7" w16cid:durableId="1347444858">
    <w:abstractNumId w:val="2"/>
  </w:num>
  <w:num w:numId="8" w16cid:durableId="2012639250">
    <w:abstractNumId w:val="0"/>
  </w:num>
  <w:num w:numId="9" w16cid:durableId="1308704556">
    <w:abstractNumId w:val="4"/>
  </w:num>
  <w:num w:numId="10" w16cid:durableId="2066443705">
    <w:abstractNumId w:val="13"/>
  </w:num>
  <w:num w:numId="11" w16cid:durableId="1921407015">
    <w:abstractNumId w:val="5"/>
  </w:num>
  <w:num w:numId="12" w16cid:durableId="1345748217">
    <w:abstractNumId w:val="1"/>
  </w:num>
  <w:num w:numId="13" w16cid:durableId="1219514716">
    <w:abstractNumId w:val="9"/>
  </w:num>
  <w:num w:numId="14" w16cid:durableId="100802226">
    <w:abstractNumId w:val="7"/>
  </w:num>
  <w:num w:numId="15" w16cid:durableId="1609041877">
    <w:abstractNumId w:val="15"/>
  </w:num>
  <w:num w:numId="16" w16cid:durableId="2146701184">
    <w:abstractNumId w:val="18"/>
  </w:num>
  <w:num w:numId="17" w16cid:durableId="2039743379">
    <w:abstractNumId w:val="11"/>
  </w:num>
  <w:num w:numId="18" w16cid:durableId="1460223104">
    <w:abstractNumId w:val="8"/>
  </w:num>
  <w:num w:numId="19" w16cid:durableId="12241047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CE"/>
    <w:rsid w:val="00047783"/>
    <w:rsid w:val="00160A88"/>
    <w:rsid w:val="003A30CE"/>
    <w:rsid w:val="005B5774"/>
    <w:rsid w:val="006316B2"/>
    <w:rsid w:val="00716696"/>
    <w:rsid w:val="008D5227"/>
    <w:rsid w:val="00A10300"/>
    <w:rsid w:val="00A42806"/>
    <w:rsid w:val="00B86704"/>
    <w:rsid w:val="00BA3DCB"/>
    <w:rsid w:val="00C744F7"/>
    <w:rsid w:val="00CA07CE"/>
    <w:rsid w:val="00D116C8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4C2B"/>
  <w15:chartTrackingRefBased/>
  <w15:docId w15:val="{724AD568-3765-4ECB-9228-FBBFE436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0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0rplvj44m6i8aipusm815bet8i5rekh0bavmt1ae2nsme4gdobot/2_Funds_parser/src/module_5/fundamentals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890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3</cp:revision>
  <dcterms:created xsi:type="dcterms:W3CDTF">2026-04-26T15:19:00Z</dcterms:created>
  <dcterms:modified xsi:type="dcterms:W3CDTF">2026-04-26T15:20:00Z</dcterms:modified>
</cp:coreProperties>
</file>